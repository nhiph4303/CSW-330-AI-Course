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7A6F" w14:textId="635680A4" w:rsidR="00AC40B4" w:rsidRDefault="00FD42C3">
      <w:pPr>
        <w:rPr>
          <w:lang w:val="vi-VN"/>
        </w:rPr>
      </w:pPr>
      <w:r>
        <w:t>Phan</w:t>
      </w:r>
      <w:r>
        <w:rPr>
          <w:lang w:val="vi-VN"/>
        </w:rPr>
        <w:t xml:space="preserve"> Ngọc Hạnh Nhi</w:t>
      </w:r>
    </w:p>
    <w:p w14:paraId="64D1AB10" w14:textId="1BEE9EAD" w:rsidR="00FD42C3" w:rsidRDefault="00FD42C3">
      <w:pPr>
        <w:rPr>
          <w:lang w:val="vi-VN"/>
        </w:rPr>
      </w:pPr>
      <w:r>
        <w:rPr>
          <w:lang w:val="vi-VN"/>
        </w:rPr>
        <w:t>2131209002</w:t>
      </w:r>
    </w:p>
    <w:p w14:paraId="32BE4356" w14:textId="7289ADF6" w:rsidR="00FD42C3" w:rsidRDefault="00FD42C3" w:rsidP="00FD42C3">
      <w:pPr>
        <w:jc w:val="center"/>
        <w:rPr>
          <w:ins w:id="0" w:author="Hạnh Nhi" w:date="2025-11-24T17:43:00Z" w16du:dateUtc="2025-11-24T10:43:00Z"/>
          <w:lang w:val="vi-VN"/>
        </w:rPr>
      </w:pPr>
      <w:ins w:id="1" w:author="Hạnh Nhi" w:date="2025-11-24T17:43:00Z" w16du:dateUtc="2025-11-24T10:43:00Z">
        <w:r>
          <w:rPr>
            <w:lang w:val="vi-VN"/>
          </w:rPr>
          <w:t>Lab 5</w:t>
        </w:r>
      </w:ins>
    </w:p>
    <w:p w14:paraId="18F09DBF" w14:textId="6134CF53" w:rsidR="00FD42C3" w:rsidRPr="00FD42C3" w:rsidRDefault="00FD42C3" w:rsidP="00FD42C3">
      <w:pPr>
        <w:rPr>
          <w:lang w:val="vi-VN"/>
        </w:rPr>
      </w:pPr>
      <w:ins w:id="2" w:author="Hạnh Nhi" w:date="2025-11-24T17:44:00Z">
        <w:r w:rsidRPr="00FD42C3">
          <w:t>During this lab, I enjoyed seeing how different search strategies actually changed Pacman’s behaviour in the game. Implementing the reflex agent was quite fun because I could directly tune the evaluation function and immediately see the effect on performance. The minimax and alpha-beta parts were more challenging, especially handling multiple ghosts, the depth definition (one ply = Pacman + all ghosts), and making sure I did not call generateSuccessor more than necessary to satisfy the autograder. However, after debugging and passing all test cases, I feel more confident about multi-agent search, adversarial reasoning, and how theoretical algorithms behave in a practical game environment.</w:t>
        </w:r>
      </w:ins>
    </w:p>
    <w:sectPr w:rsidR="00FD42C3" w:rsidRPr="00FD42C3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ạnh Nhi">
    <w15:presenceInfo w15:providerId="Windows Live" w15:userId="df4045ee651eb6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D"/>
    <w:rsid w:val="00270369"/>
    <w:rsid w:val="00360981"/>
    <w:rsid w:val="00376D52"/>
    <w:rsid w:val="00542CDC"/>
    <w:rsid w:val="00545671"/>
    <w:rsid w:val="00554908"/>
    <w:rsid w:val="006073AA"/>
    <w:rsid w:val="00626E2D"/>
    <w:rsid w:val="00A07F7C"/>
    <w:rsid w:val="00A76B62"/>
    <w:rsid w:val="00AC40B4"/>
    <w:rsid w:val="00AD4F4D"/>
    <w:rsid w:val="00C73FF7"/>
    <w:rsid w:val="00F2569B"/>
    <w:rsid w:val="00FB23D8"/>
    <w:rsid w:val="00FD3AE0"/>
    <w:rsid w:val="00FD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006D"/>
  <w15:chartTrackingRefBased/>
  <w15:docId w15:val="{F26C0A8A-59D3-4E29-B553-AE24A70A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2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D42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DD7E9A1-4650-4AB1-A368-0C8957D7C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3</cp:revision>
  <cp:lastPrinted>2025-11-24T10:44:00Z</cp:lastPrinted>
  <dcterms:created xsi:type="dcterms:W3CDTF">2025-11-24T10:42:00Z</dcterms:created>
  <dcterms:modified xsi:type="dcterms:W3CDTF">2025-11-24T10:45:00Z</dcterms:modified>
</cp:coreProperties>
</file>